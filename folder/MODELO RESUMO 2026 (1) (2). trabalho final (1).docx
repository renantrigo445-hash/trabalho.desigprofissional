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7777777" w:rsidR="009718DE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8"/>
          <w:rPrChange w:id="1" w:author="Isabella" w:date="2026-10-06T20:20:00Z">
            <w:rPr>
              <w:rFonts w:ascii="Times New Roman" w:hAnsi="Times New Roman"/>
              <w:b/>
              <w:color w:val="1F4E79"/>
              <w:sz w:val="28"/>
            </w:rPr>
          </w:rPrChange>
        </w:rPr>
        <w:t>[COLE AQUI O TÍTULO FINAL DO TRABALHO]</w:t>
      </w:r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2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3"/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5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7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8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9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1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73F2E1AE" w:rsidR="00FC70D8" w:rsidRPr="00D43589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3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39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ins w:id="40" w:author="RYAN" w:date="2026-10-08T20:01:00Z">
        <w:r w:rsidR="0097349C">
          <w:rPr>
            <w:rFonts w:ascii="Times New Roman" w:hAnsi="Times New Roman" w:cs="Times New Roman"/>
            <w:color w:val="000000" w:themeColor="text1"/>
            <w:sz w:val="24"/>
            <w:szCs w:val="24"/>
          </w:rPr>
          <w:t>ISABELA DE SENA ALVES</w:t>
        </w:r>
      </w:ins>
      <w:del w:id="41" w:author="RYAN" w:date="2026-10-08T20:01:00Z">
        <w:r w:rsidRPr="00D43589" w:rsidDel="0097349C">
          <w:rPr>
            <w:rFonts w:ascii="Times New Roman" w:hAnsi="Times New Roman" w:cs="Times New Roman"/>
            <w:color w:val="000000" w:themeColor="text1"/>
            <w:sz w:val="24"/>
            <w:szCs w:val="24"/>
            <w:rPrChange w:id="42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1</w:delText>
        </w:r>
      </w:del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43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 w:rsidR="00FC70D8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4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16BD821B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60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61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ins w:id="62" w:author="RYAN" w:date="2026-10-08T20:02:00Z">
        <w:r w:rsidR="0097349C">
          <w:rPr>
            <w:rFonts w:ascii="Times New Roman" w:hAnsi="Times New Roman" w:cs="Times New Roman"/>
            <w:color w:val="000000" w:themeColor="text1"/>
            <w:sz w:val="24"/>
            <w:szCs w:val="24"/>
          </w:rPr>
          <w:t>RYAN TRIGO OLIVEIRA SANTOS</w:t>
        </w:r>
      </w:ins>
      <w:del w:id="63" w:author="RYAN" w:date="2026-10-08T20:02:00Z">
        <w:r w:rsidRPr="00D43589" w:rsidDel="0097349C">
          <w:rPr>
            <w:rFonts w:ascii="Times New Roman" w:hAnsi="Times New Roman" w:cs="Times New Roman"/>
            <w:color w:val="000000" w:themeColor="text1"/>
            <w:sz w:val="24"/>
            <w:szCs w:val="24"/>
            <w:rPrChange w:id="64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 xml:space="preserve">NOME COMPLETO DO </w:delText>
        </w:r>
      </w:del>
      <w:del w:id="65" w:author="RYAN" w:date="2026-10-08T20:01:00Z">
        <w:r w:rsidRPr="00D43589" w:rsidDel="0097349C">
          <w:rPr>
            <w:rFonts w:ascii="Times New Roman" w:hAnsi="Times New Roman" w:cs="Times New Roman"/>
            <w:color w:val="000000" w:themeColor="text1"/>
            <w:sz w:val="24"/>
            <w:szCs w:val="24"/>
            <w:rPrChange w:id="6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ALUNO 2 OU EXCLUIR ESTA LINHA</w:delText>
        </w:r>
      </w:del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67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68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3"/>
      </w:r>
    </w:p>
    <w:p w14:paraId="2760661B" w14:textId="11D35B14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7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79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ins w:id="80" w:author="RYAN" w:date="2026-10-08T20:02:00Z">
        <w:r w:rsidR="0097349C">
          <w:rPr>
            <w:rFonts w:ascii="Times New Roman" w:hAnsi="Times New Roman" w:cs="Times New Roman"/>
            <w:color w:val="000000" w:themeColor="text1"/>
            <w:sz w:val="24"/>
            <w:szCs w:val="24"/>
          </w:rPr>
          <w:t>RENAN TRIGO OLIVEIRA SANTOS</w:t>
        </w:r>
      </w:ins>
      <w:del w:id="81" w:author="RYAN" w:date="2026-10-08T20:02:00Z">
        <w:r w:rsidRPr="00D43589" w:rsidDel="0097349C">
          <w:rPr>
            <w:rFonts w:ascii="Times New Roman" w:hAnsi="Times New Roman" w:cs="Times New Roman"/>
            <w:color w:val="000000" w:themeColor="text1"/>
            <w:sz w:val="24"/>
            <w:szCs w:val="24"/>
            <w:rPrChange w:id="82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3 OU EXCLUIR ESTA LINHA</w:delText>
        </w:r>
      </w:del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83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84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4"/>
      </w:r>
      <w:commentRangeEnd w:id="3"/>
      <w:r w:rsidR="001736FF" w:rsidRPr="00D43589">
        <w:rPr>
          <w:rStyle w:val="Refdecomentrio"/>
          <w:rFonts w:ascii="Times New Roman" w:hAnsi="Times New Roman"/>
          <w:color w:val="000000" w:themeColor="text1"/>
          <w:sz w:val="24"/>
          <w:rPrChange w:id="93" w:author="Isabella" w:date="2026-10-06T20:20:00Z">
            <w:rPr>
              <w:rStyle w:val="Refdecomentrio"/>
              <w:rFonts w:ascii="Times New Roman" w:hAnsi="Times New Roman"/>
              <w:sz w:val="24"/>
            </w:rPr>
          </w:rPrChange>
        </w:rPr>
        <w:commentReference w:id="3"/>
      </w:r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9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98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99" w:author="Isabella" w:date="2026-10-06T20:20:00Z">
            <w:rPr>
              <w:del w:id="100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01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101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103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101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104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05" w:author="Isabella" w:date="2026-10-06T20:20:00Z">
            <w:rPr>
              <w:del w:id="106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CB8561" w14:textId="6A55825C" w:rsidR="0097349C" w:rsidRDefault="00AE49E2" w:rsidP="0097349C">
      <w:pPr>
        <w:pStyle w:val="NormalWeb"/>
        <w:rPr>
          <w:ins w:id="107" w:author="RYAN" w:date="2026-10-08T20:06:00Z"/>
        </w:rPr>
        <w:pPrChange w:id="108" w:author="RYAN" w:date="2026-10-08T20:09:00Z">
          <w:pPr>
            <w:pStyle w:val="NormalWeb"/>
          </w:pPr>
        </w:pPrChange>
      </w:pPr>
      <w:del w:id="109" w:author="Isabella" w:date="2026-10-06T19:05:00Z">
        <w:r w:rsidRPr="00D43589" w:rsidDel="006D5DF8">
          <w:rPr>
            <w:b/>
            <w:color w:val="000000" w:themeColor="text1"/>
            <w:rPrChange w:id="110" w:author="Isabella" w:date="2026-10-06T20:20:00Z">
              <w:rPr>
                <w:b/>
                <w:color w:val="C00000"/>
              </w:rPr>
            </w:rPrChange>
          </w:rPr>
          <w:delText xml:space="preserve">INSTRUÇÃO: </w:delText>
        </w:r>
        <w:r w:rsidRPr="00D43589" w:rsidDel="006D5DF8">
          <w:rPr>
            <w:i/>
            <w:color w:val="000000" w:themeColor="text1"/>
            <w:rPrChange w:id="111" w:author="Isabella" w:date="2026-10-06T20:20:00Z">
              <w:rPr>
                <w:i/>
                <w:color w:val="C00000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i/>
          <w:color w:val="000000" w:themeColor="text1"/>
          <w:rPrChange w:id="112" w:author="Isabella" w:date="2026-10-06T20:20:00Z">
            <w:rPr>
              <w:i/>
              <w:color w:val="C00000"/>
            </w:rPr>
          </w:rPrChange>
        </w:rPr>
        <w:br/>
      </w:r>
      <w:r w:rsidRPr="00D43589">
        <w:rPr>
          <w:i/>
          <w:color w:val="000000" w:themeColor="text1"/>
          <w:rPrChange w:id="113" w:author="Isabella" w:date="2026-10-06T20:20:00Z">
            <w:rPr>
              <w:i/>
              <w:color w:val="C00000"/>
            </w:rPr>
          </w:rPrChange>
        </w:rPr>
        <w:br/>
      </w:r>
      <w:ins w:id="114" w:author="RYAN" w:date="2026-10-08T20:13:00Z">
        <w:r w:rsidR="0097349C">
          <w:t>A inteligência artificial generativa (IAG), alavancada por modelos de linguagem de grande porte (</w:t>
        </w:r>
        <w:proofErr w:type="spellStart"/>
        <w:r w:rsidR="0097349C">
          <w:t>LLMs</w:t>
        </w:r>
        <w:proofErr w:type="spellEnd"/>
        <w:r w:rsidR="0097349C">
          <w:t xml:space="preserve">) e assistentes inteligentes de código, vem reconfigurando de forma acelerada o ecossistema e as dinâmicas operacionais da Tecnologia da Informação (TI). Diante do avanço vertiginoso dessas tecnologias, este estudo analisa os impactos multidimensionais da IAG no mercado de trabalho e na rotina diária dos profissionais da área de TI, investigando minuciosamente os processos de automação de tarefas, os ganhos efetivos de produtividade, a emergência de novas competências técnicas e comportamentais exigidas e as crescentes incertezas relativas à substituição de postos de trabalho. A problematização central que orienta esta investigação busca responder ao seguinte questionamento: de que maneira a adoção massiva de ferramentas de IAG reconfigura as práticas ocupacionais, os papéis funcionais e as perspectivas de carreira de desenvolvedores de software, analistas e gestores de sistemas no cenário contemporâneo? A justificativa da pesquisa fundamenta-se na necessidade crítica de compreender as profundas transformações operacionais trazidas por esses sistemas digitais, fornecendo subsídios teóricos e práticos para orientar tanto a reestruturação das carreiras do setor quanto a reformulação dos currículos acadêmicos nas instituições de ensino superior. A metodologia adotada consistiu em uma revisão narrativa e crítica de literatura, cuja estratégia de busca concentrou-se na seleção rigorosa de artigos científicos e estudos empíricos indexados em bases de dados de alto impacto, como Google Acadêmico e SciELO. Os critérios de inclusão priorizaram publicações acadêmicas produzidas a partir de 2019 que abordassem diretamente a automação do trabalho de programação, a produtividade em engenharia de software e a gestão de equipes tecnológicas. Excluíram-se do escopo analítico as aplicações da inteligência artificial voltadas para domínios como medicina, artes visuais e direito, bem como avaliações puramente matemáticas ou algoritmos específicos desvinculados do contexto ocupacional. No desenvolvimento do estudo, a síntese crítica das evidências bibliográficas revela que a IAG atua primordialmente como um agente catalisador e amplificador da produtividade, assumindo tarefas altamente repetitivas, como a geração </w:t>
        </w:r>
        <w:r w:rsidR="0097349C">
          <w:lastRenderedPageBreak/>
          <w:t>automática de código padrão (</w:t>
        </w:r>
        <w:proofErr w:type="spellStart"/>
        <w:r w:rsidR="0097349C">
          <w:rPr>
            <w:i/>
            <w:iCs/>
          </w:rPr>
          <w:t>boilerplate</w:t>
        </w:r>
        <w:proofErr w:type="spellEnd"/>
        <w:r w:rsidR="0097349C">
          <w:t xml:space="preserve">), a </w:t>
        </w:r>
        <w:proofErr w:type="spellStart"/>
        <w:r w:rsidR="0097349C">
          <w:t>refatoração</w:t>
        </w:r>
        <w:proofErr w:type="spellEnd"/>
        <w:r w:rsidR="0097349C">
          <w:t xml:space="preserve"> preliminar de sintaxe, o apoio ao diagnóstico de falhas (</w:t>
        </w:r>
        <w:proofErr w:type="spellStart"/>
        <w:r w:rsidR="0097349C">
          <w:rPr>
            <w:i/>
            <w:iCs/>
          </w:rPr>
          <w:t>debugging</w:t>
        </w:r>
        <w:proofErr w:type="spellEnd"/>
        <w:r w:rsidR="0097349C">
          <w:t xml:space="preserve">) e a síntese de testes unitários. Todavia, essa automação operacional desloca inevitavelmente o eixo de exigência profissional das habilidades puramente mecânicas de escrita de código para competências cognitivas de ordem superior. Destacam-se, nesse novo panorama, a maestria na engenharia de </w:t>
        </w:r>
        <w:r w:rsidR="0097349C">
          <w:rPr>
            <w:i/>
            <w:iCs/>
          </w:rPr>
          <w:t>prompt</w:t>
        </w:r>
        <w:r w:rsidR="0097349C">
          <w:t>, a arquitetura complexa de sistemas, a gestão de segurança da informação e a capacidade crítica de auditoria e validação das saídas geradas pelos algoritmos. Identifica-se, ademais, que os receios de deslocamento e substituição ocupacional incidem com maior severidade sobre profissionais em início de carreira e cargos de nível júnior, enquanto posições seniores ganham relevância estratégica ao assumirem funções cruciais de supervisão humana (</w:t>
        </w:r>
        <w:proofErr w:type="spellStart"/>
        <w:r w:rsidR="0097349C">
          <w:rPr>
            <w:i/>
            <w:iCs/>
          </w:rPr>
          <w:t>human</w:t>
        </w:r>
        <w:proofErr w:type="spellEnd"/>
        <w:r w:rsidR="0097349C">
          <w:rPr>
            <w:i/>
            <w:iCs/>
          </w:rPr>
          <w:t>-in-</w:t>
        </w:r>
        <w:proofErr w:type="spellStart"/>
        <w:r w:rsidR="0097349C">
          <w:rPr>
            <w:i/>
            <w:iCs/>
          </w:rPr>
          <w:t>the</w:t>
        </w:r>
        <w:proofErr w:type="spellEnd"/>
        <w:r w:rsidR="0097349C">
          <w:rPr>
            <w:i/>
            <w:iCs/>
          </w:rPr>
          <w:t>-loop</w:t>
        </w:r>
        <w:r w:rsidR="0097349C">
          <w:t>) e governança tecnológica. As principais limitações identificadas na literatura atual residem na carência de dados longitudinais sobre a retenção de empregos em longo prazo e nos riscos de perda de autonomia técnica dos profissionais. Nas considerações gerais, conclui-se que a inteligência artificial generativa não erradica a necessidade do fator humano na Tecnologia da Informação, mas reconfigura substancialmente o perfil profissional exigido pelo mercado globalizado, tornando indispensável a educação continuada e o constante aprimoramento interpessoal. Recomenda-se, por fim, a realização de novas pesquisas empíricas focadas no acompanhamento das transições de carreira e nos impactos psicológicos da automação contínua sobre a saúde mental e o aprendizado de programadores iniciantes.</w:t>
        </w:r>
      </w:ins>
    </w:p>
    <w:p w14:paraId="07F0A2EC" w14:textId="0DC88BFE" w:rsidR="00623E37" w:rsidRPr="00D43589" w:rsidRDefault="00AE49E2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rPrChange w:id="11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116" w:author="Isabella" w:date="2026-10-06T19:05:00Z">
          <w:pPr>
            <w:spacing w:after="0" w:line="360" w:lineRule="auto"/>
          </w:pPr>
        </w:pPrChange>
      </w:pPr>
      <w:del w:id="117" w:author="RYAN" w:date="2026-10-08T20:06:00Z">
        <w:r w:rsidRPr="00D43589" w:rsidDel="0097349C">
          <w:rPr>
            <w:rFonts w:ascii="Times New Roman" w:hAnsi="Times New Roman"/>
            <w:bCs/>
            <w:color w:val="000000" w:themeColor="text1"/>
            <w:sz w:val="24"/>
            <w:rPrChange w:id="118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[INTRODUÇÃO — COLE AQUI O TRECHO COM CONTEXTO, TEMA, PROBLEMA, JUSTIFICATIVA E OBJETIVO]</w:delText>
        </w:r>
        <w:r w:rsidRPr="00D43589" w:rsidDel="0097349C">
          <w:rPr>
            <w:rFonts w:ascii="Times New Roman" w:hAnsi="Times New Roman"/>
            <w:bCs/>
            <w:color w:val="000000" w:themeColor="text1"/>
            <w:sz w:val="24"/>
            <w:rPrChange w:id="119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97349C">
          <w:rPr>
            <w:rFonts w:ascii="Times New Roman" w:hAnsi="Times New Roman"/>
            <w:bCs/>
            <w:color w:val="000000" w:themeColor="text1"/>
            <w:sz w:val="24"/>
            <w:rPrChange w:id="120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[METODOLOGIA — COLE AQUI O TRECHO COM TIPO DE REVISÃO, BASES, RECORTE, CRITÉRIOS, TRIAGEM E ANÁLISE]</w:delText>
        </w:r>
        <w:r w:rsidRPr="00D43589" w:rsidDel="0097349C">
          <w:rPr>
            <w:rFonts w:ascii="Times New Roman" w:hAnsi="Times New Roman"/>
            <w:bCs/>
            <w:color w:val="000000" w:themeColor="text1"/>
            <w:sz w:val="24"/>
            <w:rPrChange w:id="121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97349C">
          <w:rPr>
            <w:rFonts w:ascii="Times New Roman" w:hAnsi="Times New Roman"/>
            <w:bCs/>
            <w:color w:val="000000" w:themeColor="text1"/>
            <w:sz w:val="24"/>
            <w:rPrChange w:id="122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[DESENVOLVIMENTO — COLE AQUI A SÍNTESE CRÍTICA DOS ESTUDOS, COM COMPARAÇÕES, RESULTADOS, LIMITAÇÕES E LACUNAS]</w:delText>
        </w:r>
        <w:r w:rsidRPr="00D43589" w:rsidDel="0097349C">
          <w:rPr>
            <w:rFonts w:ascii="Times New Roman" w:hAnsi="Times New Roman"/>
            <w:bCs/>
            <w:color w:val="000000" w:themeColor="text1"/>
            <w:sz w:val="24"/>
            <w:rPrChange w:id="123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97349C">
          <w:rPr>
            <w:rFonts w:ascii="Times New Roman" w:hAnsi="Times New Roman"/>
            <w:bCs/>
            <w:color w:val="000000" w:themeColor="text1"/>
            <w:sz w:val="24"/>
            <w:rPrChange w:id="124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[CONSIDERAÇÕES GERAIS — COLE AQUI A RESPOSTA AO PROBLEMA, O SIGNIFICADO DOS ACHADOS, AS LIMITAÇÕES E AS RECOMENDAÇÕES]</w:delText>
        </w:r>
      </w:del>
    </w:p>
    <w:p w14:paraId="35A6F002" w14:textId="77777777" w:rsidR="004708DB" w:rsidRPr="00D43589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2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744CE214" w14:textId="74932CA5" w:rsidR="00633590" w:rsidRPr="00633590" w:rsidRDefault="00ED28C6" w:rsidP="00AD1B1B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rPrChange w:id="126" w:author="RYAN" w:date="2026-10-08T20:19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127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del w:id="128" w:author="RYAN" w:date="2026-10-08T20:13:00Z">
        <w:r w:rsidRPr="00D43589" w:rsidDel="00633590">
          <w:rPr>
            <w:rFonts w:ascii="Times New Roman" w:hAnsi="Times New Roman"/>
            <w:color w:val="000000" w:themeColor="text1"/>
            <w:sz w:val="24"/>
            <w:rPrChange w:id="129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TRÊS PALAVRAS-CHAVE SEPARADAS POR PONTO]</w:delText>
        </w:r>
      </w:del>
      <w:ins w:id="130" w:author="RYAN" w:date="2026-10-08T20:14:00Z">
        <w:r w:rsidR="00633590">
          <w:rPr>
            <w:rFonts w:ascii="Times New Roman" w:hAnsi="Times New Roman"/>
            <w:bCs/>
            <w:color w:val="000000" w:themeColor="text1"/>
            <w:sz w:val="24"/>
          </w:rPr>
          <w:t>Intelig</w:t>
        </w:r>
      </w:ins>
      <w:ins w:id="131" w:author="RYAN" w:date="2026-10-08T20:15:00Z">
        <w:r w:rsidR="00633590">
          <w:rPr>
            <w:rFonts w:ascii="Times New Roman" w:hAnsi="Times New Roman"/>
            <w:bCs/>
            <w:color w:val="000000" w:themeColor="text1"/>
            <w:sz w:val="24"/>
          </w:rPr>
          <w:t xml:space="preserve">ência </w:t>
        </w:r>
      </w:ins>
      <w:ins w:id="132" w:author="RYAN" w:date="2026-10-08T20:18:00Z">
        <w:r w:rsidR="00633590">
          <w:rPr>
            <w:rFonts w:ascii="Times New Roman" w:hAnsi="Times New Roman"/>
            <w:bCs/>
            <w:color w:val="000000" w:themeColor="text1"/>
            <w:sz w:val="24"/>
          </w:rPr>
          <w:t>a</w:t>
        </w:r>
      </w:ins>
      <w:ins w:id="133" w:author="RYAN" w:date="2026-10-08T20:15:00Z">
        <w:r w:rsidR="00633590">
          <w:rPr>
            <w:rFonts w:ascii="Times New Roman" w:hAnsi="Times New Roman"/>
            <w:bCs/>
            <w:color w:val="000000" w:themeColor="text1"/>
            <w:sz w:val="24"/>
          </w:rPr>
          <w:t xml:space="preserve">rtificial </w:t>
        </w:r>
      </w:ins>
      <w:ins w:id="134" w:author="RYAN" w:date="2026-10-08T20:18:00Z">
        <w:r w:rsidR="00633590">
          <w:rPr>
            <w:rFonts w:ascii="Times New Roman" w:hAnsi="Times New Roman"/>
            <w:bCs/>
            <w:color w:val="000000" w:themeColor="text1"/>
            <w:sz w:val="24"/>
          </w:rPr>
          <w:t>g</w:t>
        </w:r>
      </w:ins>
      <w:ins w:id="135" w:author="RYAN" w:date="2026-10-08T20:15:00Z">
        <w:r w:rsidR="00633590">
          <w:rPr>
            <w:rFonts w:ascii="Times New Roman" w:hAnsi="Times New Roman"/>
            <w:bCs/>
            <w:color w:val="000000" w:themeColor="text1"/>
            <w:sz w:val="24"/>
          </w:rPr>
          <w:t xml:space="preserve">enerativa. </w:t>
        </w:r>
      </w:ins>
      <w:ins w:id="136" w:author="RYAN" w:date="2026-10-08T20:18:00Z">
        <w:r w:rsidR="00633590">
          <w:rPr>
            <w:rFonts w:ascii="Times New Roman" w:hAnsi="Times New Roman"/>
            <w:bCs/>
            <w:color w:val="000000" w:themeColor="text1"/>
            <w:sz w:val="24"/>
          </w:rPr>
          <w:t>M</w:t>
        </w:r>
      </w:ins>
      <w:ins w:id="137" w:author="RYAN" w:date="2026-10-08T20:16:00Z">
        <w:r w:rsidR="00633590">
          <w:rPr>
            <w:rFonts w:ascii="Times New Roman" w:hAnsi="Times New Roman"/>
            <w:bCs/>
            <w:color w:val="000000" w:themeColor="text1"/>
            <w:sz w:val="24"/>
          </w:rPr>
          <w:t xml:space="preserve">ercado de </w:t>
        </w:r>
      </w:ins>
      <w:ins w:id="138" w:author="RYAN" w:date="2026-10-08T20:18:00Z">
        <w:r w:rsidR="00633590">
          <w:rPr>
            <w:rFonts w:ascii="Times New Roman" w:hAnsi="Times New Roman"/>
            <w:bCs/>
            <w:color w:val="000000" w:themeColor="text1"/>
            <w:sz w:val="24"/>
          </w:rPr>
          <w:t>t</w:t>
        </w:r>
      </w:ins>
      <w:ins w:id="139" w:author="RYAN" w:date="2026-10-08T20:16:00Z">
        <w:r w:rsidR="00633590">
          <w:rPr>
            <w:rFonts w:ascii="Times New Roman" w:hAnsi="Times New Roman"/>
            <w:bCs/>
            <w:color w:val="000000" w:themeColor="text1"/>
            <w:sz w:val="24"/>
          </w:rPr>
          <w:t xml:space="preserve">rabalho. Tecnologia da </w:t>
        </w:r>
      </w:ins>
      <w:ins w:id="140" w:author="RYAN" w:date="2026-10-08T20:18:00Z">
        <w:r w:rsidR="00633590">
          <w:rPr>
            <w:rFonts w:ascii="Times New Roman" w:hAnsi="Times New Roman"/>
            <w:bCs/>
            <w:color w:val="000000" w:themeColor="text1"/>
            <w:sz w:val="24"/>
          </w:rPr>
          <w:t>i</w:t>
        </w:r>
      </w:ins>
      <w:ins w:id="141" w:author="RYAN" w:date="2026-10-08T20:16:00Z">
        <w:r w:rsidR="00633590">
          <w:rPr>
            <w:rFonts w:ascii="Times New Roman" w:hAnsi="Times New Roman"/>
            <w:bCs/>
            <w:color w:val="000000" w:themeColor="text1"/>
            <w:sz w:val="24"/>
          </w:rPr>
          <w:t>nformação.</w:t>
        </w:r>
      </w:ins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4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4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4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45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4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4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145"/>
      <w:r w:rsidR="000656E9" w:rsidRPr="00D43589">
        <w:rPr>
          <w:b/>
          <w:color w:val="000000" w:themeColor="text1"/>
          <w:sz w:val="24"/>
          <w:szCs w:val="24"/>
          <w:rPrChange w:id="148" w:author="Isabella" w:date="2026-10-06T20:20:00Z">
            <w:rPr>
              <w:b/>
              <w:sz w:val="24"/>
              <w:szCs w:val="24"/>
            </w:rPr>
          </w:rPrChange>
        </w:rPr>
        <w:commentReference w:id="145"/>
      </w:r>
    </w:p>
    <w:p w14:paraId="67467946" w14:textId="77777777" w:rsidR="00633590" w:rsidRDefault="00633590" w:rsidP="00633590">
      <w:pPr>
        <w:pStyle w:val="NormalWeb"/>
        <w:spacing w:before="0" w:beforeAutospacing="0" w:after="200" w:afterAutospacing="0"/>
        <w:rPr>
          <w:ins w:id="149" w:author="RYAN" w:date="2026-10-08T20:16:00Z"/>
        </w:rPr>
        <w:pPrChange w:id="150" w:author="RYAN" w:date="2026-10-08T20:21:00Z">
          <w:pPr>
            <w:pStyle w:val="NormalWeb"/>
          </w:pPr>
        </w:pPrChange>
      </w:pPr>
      <w:ins w:id="151" w:author="RYAN" w:date="2026-10-08T20:16:00Z">
        <w:r>
          <w:t xml:space="preserve">BRYNJOLFSSON, Erik; LI, Danielle; RAYMOND, Lindsey R. </w:t>
        </w:r>
        <w:proofErr w:type="spellStart"/>
        <w:r>
          <w:t>Generative</w:t>
        </w:r>
        <w:proofErr w:type="spellEnd"/>
        <w:r>
          <w:t xml:space="preserve"> AI </w:t>
        </w:r>
        <w:proofErr w:type="spellStart"/>
        <w:r>
          <w:t>at</w:t>
        </w:r>
        <w:proofErr w:type="spellEnd"/>
        <w:r>
          <w:t xml:space="preserve"> </w:t>
        </w:r>
        <w:proofErr w:type="spellStart"/>
        <w:r>
          <w:t>work</w:t>
        </w:r>
        <w:proofErr w:type="spellEnd"/>
        <w:r>
          <w:t xml:space="preserve">. </w:t>
        </w:r>
        <w:proofErr w:type="spellStart"/>
        <w:r w:rsidRPr="00633590">
          <w:rPr>
            <w:rPrChange w:id="152" w:author="RYAN" w:date="2026-10-08T20:17:00Z">
              <w:rPr>
                <w:b/>
                <w:bCs/>
              </w:rPr>
            </w:rPrChange>
          </w:rPr>
          <w:t>National</w:t>
        </w:r>
        <w:proofErr w:type="spellEnd"/>
        <w:r>
          <w:rPr>
            <w:b/>
            <w:bCs/>
          </w:rPr>
          <w:t xml:space="preserve"> </w:t>
        </w:r>
        <w:r w:rsidRPr="00633590">
          <w:rPr>
            <w:rPrChange w:id="153" w:author="RYAN" w:date="2026-10-08T20:17:00Z">
              <w:rPr>
                <w:b/>
                <w:bCs/>
              </w:rPr>
            </w:rPrChange>
          </w:rPr>
          <w:t>Bureau</w:t>
        </w:r>
        <w:r>
          <w:rPr>
            <w:b/>
            <w:bCs/>
          </w:rPr>
          <w:t xml:space="preserve"> </w:t>
        </w:r>
        <w:proofErr w:type="spellStart"/>
        <w:r w:rsidRPr="00633590">
          <w:rPr>
            <w:rPrChange w:id="154" w:author="RYAN" w:date="2026-10-08T20:17:00Z">
              <w:rPr>
                <w:b/>
                <w:bCs/>
              </w:rPr>
            </w:rPrChange>
          </w:rPr>
          <w:t>of</w:t>
        </w:r>
        <w:proofErr w:type="spellEnd"/>
        <w:r>
          <w:rPr>
            <w:b/>
            <w:bCs/>
          </w:rPr>
          <w:t xml:space="preserve"> </w:t>
        </w:r>
        <w:r w:rsidRPr="00633590">
          <w:rPr>
            <w:rPrChange w:id="155" w:author="RYAN" w:date="2026-10-08T20:17:00Z">
              <w:rPr>
                <w:b/>
                <w:bCs/>
              </w:rPr>
            </w:rPrChange>
          </w:rPr>
          <w:t>Economic</w:t>
        </w:r>
        <w:r>
          <w:rPr>
            <w:b/>
            <w:bCs/>
          </w:rPr>
          <w:t xml:space="preserve"> </w:t>
        </w:r>
        <w:proofErr w:type="spellStart"/>
        <w:r w:rsidRPr="00633590">
          <w:rPr>
            <w:rPrChange w:id="156" w:author="RYAN" w:date="2026-10-08T20:17:00Z">
              <w:rPr>
                <w:b/>
                <w:bCs/>
              </w:rPr>
            </w:rPrChange>
          </w:rPr>
          <w:t>Research</w:t>
        </w:r>
        <w:proofErr w:type="spellEnd"/>
        <w:r>
          <w:t xml:space="preserve">, </w:t>
        </w:r>
        <w:proofErr w:type="spellStart"/>
        <w:r>
          <w:t>Working</w:t>
        </w:r>
        <w:proofErr w:type="spellEnd"/>
        <w:r>
          <w:t xml:space="preserve"> </w:t>
        </w:r>
        <w:proofErr w:type="spellStart"/>
        <w:r>
          <w:t>Paper</w:t>
        </w:r>
        <w:proofErr w:type="spellEnd"/>
        <w:r>
          <w:t xml:space="preserve"> n. 31161, p. 1-60, 2023.</w:t>
        </w:r>
      </w:ins>
    </w:p>
    <w:p w14:paraId="15A762E6" w14:textId="77777777" w:rsidR="00633590" w:rsidRDefault="00633590" w:rsidP="00633590">
      <w:pPr>
        <w:pStyle w:val="NormalWeb"/>
        <w:spacing w:before="0" w:beforeAutospacing="0" w:after="200" w:afterAutospacing="0"/>
        <w:rPr>
          <w:ins w:id="157" w:author="RYAN" w:date="2026-10-08T20:16:00Z"/>
        </w:rPr>
        <w:pPrChange w:id="158" w:author="RYAN" w:date="2026-10-08T20:21:00Z">
          <w:pPr>
            <w:pStyle w:val="NormalWeb"/>
          </w:pPr>
        </w:pPrChange>
      </w:pPr>
      <w:ins w:id="159" w:author="RYAN" w:date="2026-10-08T20:16:00Z">
        <w:r>
          <w:t xml:space="preserve">ELOUNDOU, </w:t>
        </w:r>
        <w:proofErr w:type="spellStart"/>
        <w:r>
          <w:t>Tyna</w:t>
        </w:r>
        <w:proofErr w:type="spellEnd"/>
        <w:r>
          <w:t xml:space="preserve">; MANNING, Sam; MISHKIN, Pamela; ROCK, Daniel. </w:t>
        </w:r>
        <w:proofErr w:type="spellStart"/>
        <w:r>
          <w:t>GPTs</w:t>
        </w:r>
        <w:proofErr w:type="spellEnd"/>
        <w:r>
          <w:t xml:space="preserve"> are </w:t>
        </w:r>
        <w:proofErr w:type="spellStart"/>
        <w:r>
          <w:t>GPTs</w:t>
        </w:r>
        <w:proofErr w:type="spellEnd"/>
        <w:r>
          <w:t xml:space="preserve">: </w:t>
        </w:r>
        <w:proofErr w:type="spellStart"/>
        <w:r>
          <w:t>An</w:t>
        </w:r>
        <w:proofErr w:type="spellEnd"/>
        <w:r>
          <w:t xml:space="preserve"> </w:t>
        </w:r>
        <w:proofErr w:type="spellStart"/>
        <w:r>
          <w:t>early</w:t>
        </w:r>
        <w:proofErr w:type="spellEnd"/>
        <w:r>
          <w:t xml:space="preserve"> look </w:t>
        </w:r>
        <w:proofErr w:type="spellStart"/>
        <w:r>
          <w:t>at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labor </w:t>
        </w:r>
        <w:proofErr w:type="spellStart"/>
        <w:r>
          <w:t>market</w:t>
        </w:r>
        <w:proofErr w:type="spellEnd"/>
        <w:r>
          <w:t xml:space="preserve"> </w:t>
        </w:r>
        <w:proofErr w:type="spellStart"/>
        <w:r>
          <w:t>impact</w:t>
        </w:r>
        <w:proofErr w:type="spellEnd"/>
        <w:r>
          <w:t xml:space="preserve"> </w:t>
        </w:r>
        <w:proofErr w:type="spellStart"/>
        <w:r>
          <w:t>potential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proofErr w:type="spellStart"/>
        <w:r>
          <w:t>large</w:t>
        </w:r>
        <w:proofErr w:type="spellEnd"/>
        <w:r>
          <w:t xml:space="preserve"> </w:t>
        </w:r>
        <w:proofErr w:type="spellStart"/>
        <w:r>
          <w:t>language</w:t>
        </w:r>
        <w:proofErr w:type="spellEnd"/>
        <w:r>
          <w:t xml:space="preserve"> models. </w:t>
        </w:r>
        <w:proofErr w:type="spellStart"/>
        <w:r w:rsidRPr="00633590">
          <w:rPr>
            <w:rPrChange w:id="160" w:author="RYAN" w:date="2026-10-08T20:17:00Z">
              <w:rPr>
                <w:b/>
                <w:bCs/>
              </w:rPr>
            </w:rPrChange>
          </w:rPr>
          <w:t>arXiv</w:t>
        </w:r>
        <w:proofErr w:type="spellEnd"/>
        <w:r>
          <w:rPr>
            <w:b/>
            <w:bCs/>
          </w:rPr>
          <w:t xml:space="preserve"> </w:t>
        </w:r>
        <w:proofErr w:type="spellStart"/>
        <w:r w:rsidRPr="00633590">
          <w:rPr>
            <w:rPrChange w:id="161" w:author="RYAN" w:date="2026-10-08T20:17:00Z">
              <w:rPr>
                <w:b/>
                <w:bCs/>
              </w:rPr>
            </w:rPrChange>
          </w:rPr>
          <w:t>preprint</w:t>
        </w:r>
        <w:proofErr w:type="spellEnd"/>
        <w:r>
          <w:t>, arXiv:2303.10130, p. 1-35, 2023.</w:t>
        </w:r>
      </w:ins>
    </w:p>
    <w:p w14:paraId="5189DDAE" w14:textId="77777777" w:rsidR="00633590" w:rsidRDefault="00633590" w:rsidP="00633590">
      <w:pPr>
        <w:pStyle w:val="NormalWeb"/>
        <w:spacing w:before="0" w:beforeAutospacing="0" w:after="200" w:afterAutospacing="0"/>
        <w:rPr>
          <w:ins w:id="162" w:author="RYAN" w:date="2026-10-08T20:16:00Z"/>
        </w:rPr>
        <w:pPrChange w:id="163" w:author="RYAN" w:date="2026-10-08T20:21:00Z">
          <w:pPr>
            <w:pStyle w:val="NormalWeb"/>
          </w:pPr>
        </w:pPrChange>
      </w:pPr>
      <w:ins w:id="164" w:author="RYAN" w:date="2026-10-08T20:16:00Z">
        <w:r>
          <w:t xml:space="preserve">PENG, </w:t>
        </w:r>
        <w:proofErr w:type="spellStart"/>
        <w:r>
          <w:t>Sining</w:t>
        </w:r>
        <w:proofErr w:type="spellEnd"/>
        <w:r>
          <w:t xml:space="preserve">; KALLIAMVAKOS, </w:t>
        </w:r>
        <w:proofErr w:type="spellStart"/>
        <w:r>
          <w:t>Eirini</w:t>
        </w:r>
        <w:proofErr w:type="spellEnd"/>
        <w:r>
          <w:t xml:space="preserve">; CZIFFRA, Peter; ZHANG, Charles. The </w:t>
        </w:r>
        <w:proofErr w:type="spellStart"/>
        <w:r>
          <w:t>impact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AI </w:t>
        </w:r>
        <w:proofErr w:type="spellStart"/>
        <w:r>
          <w:t>assistance</w:t>
        </w:r>
        <w:proofErr w:type="spellEnd"/>
        <w:r>
          <w:t xml:space="preserve"> </w:t>
        </w:r>
        <w:proofErr w:type="spellStart"/>
        <w:r>
          <w:t>on</w:t>
        </w:r>
        <w:proofErr w:type="spellEnd"/>
        <w:r>
          <w:t xml:space="preserve"> </w:t>
        </w:r>
        <w:proofErr w:type="spellStart"/>
        <w:r>
          <w:t>programmer</w:t>
        </w:r>
        <w:proofErr w:type="spellEnd"/>
        <w:r>
          <w:t xml:space="preserve"> </w:t>
        </w:r>
        <w:proofErr w:type="spellStart"/>
        <w:r>
          <w:t>productivity</w:t>
        </w:r>
        <w:proofErr w:type="spellEnd"/>
        <w:r>
          <w:t xml:space="preserve">: </w:t>
        </w:r>
        <w:proofErr w:type="spellStart"/>
        <w:r>
          <w:t>Evidence</w:t>
        </w:r>
        <w:proofErr w:type="spellEnd"/>
        <w:r>
          <w:t xml:space="preserve"> </w:t>
        </w:r>
        <w:proofErr w:type="spellStart"/>
        <w:r>
          <w:t>from</w:t>
        </w:r>
        <w:proofErr w:type="spellEnd"/>
        <w:r>
          <w:t xml:space="preserve"> GitHub </w:t>
        </w:r>
        <w:proofErr w:type="spellStart"/>
        <w:r>
          <w:t>Copilot</w:t>
        </w:r>
        <w:proofErr w:type="spellEnd"/>
        <w:r>
          <w:t xml:space="preserve">. </w:t>
        </w:r>
        <w:proofErr w:type="spellStart"/>
        <w:r w:rsidRPr="00633590">
          <w:rPr>
            <w:rPrChange w:id="165" w:author="RYAN" w:date="2026-10-08T20:17:00Z">
              <w:rPr>
                <w:b/>
                <w:bCs/>
              </w:rPr>
            </w:rPrChange>
          </w:rPr>
          <w:t>arXiv</w:t>
        </w:r>
        <w:proofErr w:type="spellEnd"/>
        <w:r>
          <w:rPr>
            <w:b/>
            <w:bCs/>
          </w:rPr>
          <w:t xml:space="preserve"> </w:t>
        </w:r>
        <w:proofErr w:type="spellStart"/>
        <w:r w:rsidRPr="00633590">
          <w:rPr>
            <w:rPrChange w:id="166" w:author="RYAN" w:date="2026-10-08T20:17:00Z">
              <w:rPr>
                <w:b/>
                <w:bCs/>
              </w:rPr>
            </w:rPrChange>
          </w:rPr>
          <w:t>preprint</w:t>
        </w:r>
        <w:proofErr w:type="spellEnd"/>
        <w:r>
          <w:t>, arXiv:2302.06590, p. 1-30, 2023.</w:t>
        </w:r>
      </w:ins>
    </w:p>
    <w:p w14:paraId="310A4B08" w14:textId="77777777" w:rsidR="00633590" w:rsidRDefault="00633590" w:rsidP="00633590">
      <w:pPr>
        <w:pStyle w:val="NormalWeb"/>
        <w:spacing w:before="0" w:beforeAutospacing="0" w:after="200" w:afterAutospacing="0"/>
        <w:rPr>
          <w:ins w:id="167" w:author="RYAN" w:date="2026-10-08T20:16:00Z"/>
        </w:rPr>
        <w:pPrChange w:id="168" w:author="RYAN" w:date="2026-10-08T20:21:00Z">
          <w:pPr>
            <w:pStyle w:val="NormalWeb"/>
          </w:pPr>
        </w:pPrChange>
      </w:pPr>
      <w:ins w:id="169" w:author="RYAN" w:date="2026-10-08T20:16:00Z">
        <w:r>
          <w:t xml:space="preserve">SILVA, Fernando </w:t>
        </w:r>
        <w:proofErr w:type="spellStart"/>
        <w:r>
          <w:t>Antonio</w:t>
        </w:r>
        <w:proofErr w:type="spellEnd"/>
        <w:r>
          <w:t xml:space="preserve"> da; SOUZA, Carlos Alberto de. Impactos da automação inteligente na gestão de equipes de TI: Novos desafios ocupacionais. </w:t>
        </w:r>
        <w:r w:rsidRPr="00633590">
          <w:rPr>
            <w:rPrChange w:id="170" w:author="RYAN" w:date="2026-10-08T20:18:00Z">
              <w:rPr>
                <w:b/>
                <w:bCs/>
              </w:rPr>
            </w:rPrChange>
          </w:rPr>
          <w:t>Revista</w:t>
        </w:r>
        <w:r>
          <w:rPr>
            <w:b/>
            <w:bCs/>
          </w:rPr>
          <w:t xml:space="preserve"> </w:t>
        </w:r>
        <w:r w:rsidRPr="00633590">
          <w:rPr>
            <w:rPrChange w:id="171" w:author="RYAN" w:date="2026-10-08T20:18:00Z">
              <w:rPr>
                <w:b/>
                <w:bCs/>
              </w:rPr>
            </w:rPrChange>
          </w:rPr>
          <w:t>de</w:t>
        </w:r>
        <w:r>
          <w:rPr>
            <w:b/>
            <w:bCs/>
          </w:rPr>
          <w:t xml:space="preserve"> </w:t>
        </w:r>
        <w:r w:rsidRPr="00633590">
          <w:rPr>
            <w:rPrChange w:id="172" w:author="RYAN" w:date="2026-10-08T20:18:00Z">
              <w:rPr>
                <w:b/>
                <w:bCs/>
              </w:rPr>
            </w:rPrChange>
          </w:rPr>
          <w:t>Gestão</w:t>
        </w:r>
        <w:r>
          <w:rPr>
            <w:b/>
            <w:bCs/>
          </w:rPr>
          <w:t xml:space="preserve"> e </w:t>
        </w:r>
        <w:r w:rsidRPr="00633590">
          <w:rPr>
            <w:rPrChange w:id="173" w:author="RYAN" w:date="2026-10-08T20:18:00Z">
              <w:rPr>
                <w:b/>
                <w:bCs/>
              </w:rPr>
            </w:rPrChange>
          </w:rPr>
          <w:t>Tecnologia</w:t>
        </w:r>
        <w:r>
          <w:rPr>
            <w:b/>
            <w:bCs/>
          </w:rPr>
          <w:t xml:space="preserve"> </w:t>
        </w:r>
        <w:r w:rsidRPr="00633590">
          <w:rPr>
            <w:rPrChange w:id="174" w:author="RYAN" w:date="2026-10-08T20:18:00Z">
              <w:rPr>
                <w:b/>
                <w:bCs/>
              </w:rPr>
            </w:rPrChange>
          </w:rPr>
          <w:t>da</w:t>
        </w:r>
        <w:r>
          <w:rPr>
            <w:b/>
            <w:bCs/>
          </w:rPr>
          <w:t xml:space="preserve"> </w:t>
        </w:r>
        <w:r w:rsidRPr="00633590">
          <w:rPr>
            <w:rPrChange w:id="175" w:author="RYAN" w:date="2026-10-08T20:18:00Z">
              <w:rPr>
                <w:b/>
                <w:bCs/>
              </w:rPr>
            </w:rPrChange>
          </w:rPr>
          <w:t>Informação</w:t>
        </w:r>
        <w:r>
          <w:t>, v. 15, n. 2, p. 45-58, 2023.</w:t>
        </w:r>
      </w:ins>
    </w:p>
    <w:p w14:paraId="4BE41803" w14:textId="01F69269" w:rsidR="00A93D78" w:rsidRPr="00D43589" w:rsidDel="00633590" w:rsidRDefault="00A93D78" w:rsidP="00C708FD">
      <w:pPr>
        <w:spacing w:before="200" w:line="240" w:lineRule="auto"/>
        <w:rPr>
          <w:del w:id="176" w:author="RYAN" w:date="2026-10-08T20:16:00Z"/>
          <w:rFonts w:ascii="Times New Roman" w:hAnsi="Times New Roman" w:cs="Times New Roman"/>
          <w:color w:val="000000" w:themeColor="text1"/>
          <w:sz w:val="24"/>
          <w:szCs w:val="24"/>
          <w:rPrChange w:id="177" w:author="Isabella" w:date="2026-10-06T20:20:00Z">
            <w:rPr>
              <w:del w:id="178" w:author="RYAN" w:date="2026-10-08T20:16:00Z"/>
              <w:rFonts w:ascii="Times New Roman" w:hAnsi="Times New Roman" w:cs="Times New Roman"/>
              <w:sz w:val="24"/>
              <w:szCs w:val="24"/>
            </w:rPr>
          </w:rPrChange>
        </w:rPr>
      </w:pPr>
      <w:del w:id="179" w:author="RYAN" w:date="2026-10-08T20:16:00Z">
        <w:r w:rsidRPr="00D43589" w:rsidDel="00633590">
          <w:rPr>
            <w:rFonts w:ascii="Times New Roman" w:hAnsi="Times New Roman"/>
            <w:color w:val="000000" w:themeColor="text1"/>
            <w:sz w:val="24"/>
            <w:rPrChange w:id="180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 PRIMEIRA REFERÊNCIA CITADA, EM ORDEM ALFABÉTICA E NO PADRÃO EXIGIDO]</w:delText>
        </w:r>
      </w:del>
    </w:p>
    <w:p w14:paraId="087A0169" w14:textId="6B5B74BF" w:rsidR="00C708FD" w:rsidRPr="00D43589" w:rsidRDefault="00C708FD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81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182" w:author="RYAN" w:date="2026-10-08T20:16:00Z">
        <w:r w:rsidRPr="00D43589" w:rsidDel="00633590">
          <w:rPr>
            <w:rFonts w:ascii="Times New Roman" w:hAnsi="Times New Roman"/>
            <w:color w:val="000000" w:themeColor="text1"/>
            <w:sz w:val="24"/>
            <w:rPrChange w:id="183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sectPr w:rsidR="00C708FD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01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45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3B832" w14:textId="77777777" w:rsidR="00A91901" w:rsidRDefault="00A91901" w:rsidP="00FC70D8">
      <w:pPr>
        <w:spacing w:after="0" w:line="240" w:lineRule="auto"/>
      </w:pPr>
      <w:r>
        <w:separator/>
      </w:r>
    </w:p>
  </w:endnote>
  <w:endnote w:type="continuationSeparator" w:id="0">
    <w:p w14:paraId="6D33C071" w14:textId="77777777" w:rsidR="00A91901" w:rsidRDefault="00A91901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6B77F" w14:textId="77777777" w:rsidR="00A91901" w:rsidRDefault="00A91901" w:rsidP="00FC70D8">
      <w:pPr>
        <w:spacing w:after="0" w:line="240" w:lineRule="auto"/>
      </w:pPr>
      <w:r>
        <w:separator/>
      </w:r>
    </w:p>
  </w:footnote>
  <w:footnote w:type="continuationSeparator" w:id="0">
    <w:p w14:paraId="408D2BE3" w14:textId="77777777" w:rsidR="00A91901" w:rsidRDefault="00A91901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2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3" w:author="Isabella" w:date="2026-10-06T19:10:00Z">
            <w:rPr>
              <w:color w:val="FF0000"/>
            </w:rPr>
          </w:rPrChange>
        </w:rPr>
        <w:t xml:space="preserve"> </w:t>
      </w:r>
      <w:ins w:id="14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5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6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17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18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0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1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2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/>
            </w:rPrChange>
          </w:rPr>
          <w:delText>-</w:delText>
        </w:r>
      </w:del>
      <w:ins w:id="2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5" w:author="Isabella" w:date="2026-10-06T19:10:00Z">
            <w:rPr/>
          </w:rPrChange>
        </w:rPr>
        <w:t xml:space="preserve"> </w:t>
      </w:r>
      <w:del w:id="2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7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8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29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2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3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5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6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37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661181A5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45" w:author="RYAN" w:date="2026-10-08T20:21:00Z">
        <w:r w:rsidR="00633590">
          <w:rPr>
            <w:rFonts w:ascii="Times New Roman" w:hAnsi="Times New Roman" w:cs="Times New Roman"/>
            <w:sz w:val="16"/>
            <w:szCs w:val="16"/>
          </w:rPr>
          <w:t>Isabela</w:t>
        </w:r>
      </w:ins>
      <w:ins w:id="46" w:author="RYAN" w:date="2026-10-08T20:23:00Z">
        <w:r w:rsidR="00D92137">
          <w:rPr>
            <w:rFonts w:ascii="Times New Roman" w:hAnsi="Times New Roman" w:cs="Times New Roman"/>
            <w:sz w:val="16"/>
            <w:szCs w:val="16"/>
          </w:rPr>
          <w:t>.</w:t>
        </w:r>
      </w:ins>
      <w:ins w:id="47" w:author="RYAN" w:date="2026-10-08T20:21:00Z">
        <w:r w:rsidR="00633590">
          <w:rPr>
            <w:rFonts w:ascii="Times New Roman" w:hAnsi="Times New Roman" w:cs="Times New Roman"/>
            <w:sz w:val="16"/>
            <w:szCs w:val="16"/>
          </w:rPr>
          <w:t>alves008@cs.brazcubas.edu.br</w:t>
        </w:r>
      </w:ins>
      <w:del w:id="48" w:author="RYAN" w:date="2026-10-08T20:21:00Z">
        <w:r w:rsidRPr="006D5DF8" w:rsidDel="00633590">
          <w:rPr>
            <w:rFonts w:ascii="Times New Roman" w:hAnsi="Times New Roman" w:cs="Times New Roman"/>
            <w:sz w:val="16"/>
            <w:szCs w:val="16"/>
            <w:rPrChange w:id="4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="00595417" w:rsidRPr="006D5DF8">
        <w:rPr>
          <w:rFonts w:ascii="Times New Roman" w:hAnsi="Times New Roman" w:cs="Times New Roman"/>
          <w:sz w:val="16"/>
          <w:szCs w:val="16"/>
          <w:rPrChange w:id="5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del w:id="51" w:author="RYAN" w:date="2026-10-08T20:22:00Z">
        <w:r w:rsidR="00595417" w:rsidRPr="006D5DF8" w:rsidDel="00633590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52" w:author="RYAN" w:date="2026-10-08T20:22:00Z">
        <w:r w:rsidR="00633590">
          <w:rPr>
            <w:rFonts w:ascii="Times New Roman" w:hAnsi="Times New Roman" w:cs="Times New Roman"/>
            <w:sz w:val="16"/>
            <w:szCs w:val="16"/>
          </w:rPr>
          <w:t>–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53" w:author="RYAN" w:date="2026-10-08T20:22:00Z">
        <w:r w:rsidR="00633590">
          <w:rPr>
            <w:rFonts w:ascii="Times New Roman" w:hAnsi="Times New Roman" w:cs="Times New Roman"/>
            <w:sz w:val="16"/>
            <w:szCs w:val="16"/>
          </w:rPr>
          <w:t>46866591</w:t>
        </w:r>
      </w:ins>
      <w:del w:id="54" w:author="RYAN" w:date="2026-10-08T20:21:00Z">
        <w:r w:rsidR="00595417" w:rsidRPr="006D5DF8" w:rsidDel="00633590">
          <w:rPr>
            <w:rFonts w:ascii="Times New Roman" w:hAnsi="Times New Roman" w:cs="Times New Roman"/>
            <w:sz w:val="16"/>
            <w:szCs w:val="16"/>
            <w:rPrChange w:id="5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56" w:author="RYAN" w:date="2026-10-08T20:22:00Z">
        <w:r w:rsidR="00633590">
          <w:rPr>
            <w:rFonts w:ascii="Times New Roman" w:hAnsi="Times New Roman" w:cs="Times New Roman"/>
            <w:sz w:val="16"/>
            <w:szCs w:val="16"/>
          </w:rPr>
          <w:t>2</w:t>
        </w:r>
      </w:ins>
      <w:ins w:id="57" w:author="RYAN" w:date="2026-10-08T20:23:00Z">
        <w:r w:rsidR="00633590" w:rsidRPr="006D5DF8">
          <w:rPr>
            <w:rFonts w:ascii="Times New Roman" w:hAnsi="Times New Roman" w:cs="Times New Roman"/>
            <w:sz w:val="16"/>
            <w:szCs w:val="16"/>
          </w:rPr>
          <w:t>º</w:t>
        </w:r>
      </w:ins>
      <w:del w:id="58" w:author="RYAN" w:date="2026-10-08T20:22:00Z">
        <w:r w:rsidR="00595417" w:rsidRPr="006D5DF8" w:rsidDel="00633590">
          <w:rPr>
            <w:rFonts w:ascii="Times New Roman" w:hAnsi="Times New Roman" w:cs="Times New Roman"/>
            <w:sz w:val="16"/>
            <w:szCs w:val="16"/>
            <w:rPrChange w:id="5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="00595417" w:rsidRPr="006D5DF8" w:rsidDel="00633590">
          <w:rPr>
            <w:rFonts w:ascii="Times New Roman" w:hAnsi="Times New Roman" w:cs="Times New Roman"/>
            <w:sz w:val="16"/>
            <w:szCs w:val="16"/>
          </w:rPr>
          <w:delText>º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3">
    <w:p w14:paraId="6A07B874" w14:textId="7975DEC4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69" w:author="RYAN" w:date="2026-10-08T20:23:00Z">
        <w:r w:rsidR="00633590">
          <w:rPr>
            <w:rFonts w:ascii="Times New Roman" w:hAnsi="Times New Roman" w:cs="Times New Roman"/>
            <w:sz w:val="16"/>
            <w:szCs w:val="16"/>
          </w:rPr>
          <w:t>Ryan</w:t>
        </w:r>
        <w:r w:rsidR="00D92137">
          <w:rPr>
            <w:rFonts w:ascii="Times New Roman" w:hAnsi="Times New Roman" w:cs="Times New Roman"/>
            <w:sz w:val="16"/>
            <w:szCs w:val="16"/>
          </w:rPr>
          <w:t>.oliveira007@cs.brazcuba</w:t>
        </w:r>
      </w:ins>
      <w:ins w:id="70" w:author="RYAN" w:date="2026-10-08T20:24:00Z">
        <w:r w:rsidR="00D92137">
          <w:rPr>
            <w:rFonts w:ascii="Times New Roman" w:hAnsi="Times New Roman" w:cs="Times New Roman"/>
            <w:sz w:val="16"/>
            <w:szCs w:val="16"/>
          </w:rPr>
          <w:t>s.edu.br</w:t>
        </w:r>
      </w:ins>
      <w:del w:id="71" w:author="RYAN" w:date="2026-10-08T20:23:00Z">
        <w:r w:rsidRPr="006D5DF8" w:rsidDel="00633590">
          <w:rPr>
            <w:rFonts w:ascii="Times New Roman" w:hAnsi="Times New Roman" w:cs="Times New Roman"/>
            <w:sz w:val="16"/>
            <w:szCs w:val="16"/>
            <w:rPrChange w:id="7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Pr="006D5DF8">
        <w:rPr>
          <w:rFonts w:ascii="Times New Roman" w:hAnsi="Times New Roman" w:cs="Times New Roman"/>
          <w:sz w:val="16"/>
          <w:szCs w:val="16"/>
          <w:rPrChange w:id="73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ins w:id="74" w:author="RYAN" w:date="2026-10-08T20:24:00Z">
        <w:r w:rsidR="00D92137">
          <w:rPr>
            <w:rFonts w:ascii="Times New Roman" w:hAnsi="Times New Roman" w:cs="Times New Roman"/>
            <w:sz w:val="16"/>
            <w:szCs w:val="16"/>
          </w:rPr>
          <w:t>46871641</w:t>
        </w:r>
      </w:ins>
      <w:del w:id="75" w:author="RYAN" w:date="2026-10-08T20:24:00Z">
        <w:r w:rsidRPr="006D5DF8" w:rsidDel="00D92137">
          <w:rPr>
            <w:rFonts w:ascii="Times New Roman" w:hAnsi="Times New Roman" w:cs="Times New Roman"/>
            <w:sz w:val="16"/>
            <w:szCs w:val="16"/>
            <w:rPrChange w:id="7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6D5DF8">
        <w:rPr>
          <w:rFonts w:ascii="Times New Roman" w:hAnsi="Times New Roman" w:cs="Times New Roman"/>
          <w:sz w:val="16"/>
          <w:szCs w:val="16"/>
          <w:rPrChange w:id="77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x</w:t>
      </w:r>
      <w:r w:rsidRPr="006D5DF8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6D5DF8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4">
    <w:p w14:paraId="453C309A" w14:textId="3360E5B0" w:rsidR="00595417" w:rsidRPr="00595417" w:rsidRDefault="00595417">
      <w:pPr>
        <w:pStyle w:val="Textodenotaderodap"/>
        <w:rPr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85" w:author="RYAN" w:date="2026-10-08T20:25:00Z">
        <w:r w:rsidR="00D92137">
          <w:rPr>
            <w:rFonts w:ascii="Times New Roman" w:hAnsi="Times New Roman" w:cs="Times New Roman"/>
            <w:sz w:val="16"/>
            <w:szCs w:val="16"/>
          </w:rPr>
          <w:t>Renan.santos007@cs.brazcubas.edu.br</w:t>
        </w:r>
      </w:ins>
      <w:del w:id="86" w:author="RYAN" w:date="2026-10-08T20:25:00Z">
        <w:r w:rsidRPr="006D5DF8" w:rsidDel="00D92137">
          <w:rPr>
            <w:rFonts w:ascii="Times New Roman" w:hAnsi="Times New Roman" w:cs="Times New Roman"/>
            <w:sz w:val="16"/>
            <w:szCs w:val="16"/>
            <w:rPrChange w:id="87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</w:delText>
        </w:r>
      </w:del>
      <w:del w:id="88" w:author="RYAN" w:date="2026-10-08T20:24:00Z">
        <w:r w:rsidRPr="006D5DF8" w:rsidDel="00D92137">
          <w:rPr>
            <w:rFonts w:ascii="Times New Roman" w:hAnsi="Times New Roman" w:cs="Times New Roman"/>
            <w:sz w:val="16"/>
            <w:szCs w:val="16"/>
            <w:rPrChange w:id="8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-mail</w:delText>
        </w:r>
      </w:del>
      <w:r w:rsidRPr="006D5DF8">
        <w:rPr>
          <w:rFonts w:ascii="Times New Roman" w:hAnsi="Times New Roman" w:cs="Times New Roman"/>
          <w:sz w:val="16"/>
          <w:szCs w:val="16"/>
          <w:rPrChange w:id="9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Pr="006D5DF8">
        <w:rPr>
          <w:rFonts w:ascii="Times New Roman" w:hAnsi="Times New Roman" w:cs="Times New Roman"/>
          <w:sz w:val="16"/>
          <w:szCs w:val="16"/>
          <w:rPrChange w:id="91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6D5DF8">
        <w:rPr>
          <w:rFonts w:ascii="Times New Roman" w:hAnsi="Times New Roman" w:cs="Times New Roman"/>
          <w:sz w:val="16"/>
          <w:szCs w:val="16"/>
          <w:rPrChange w:id="92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x</w:t>
      </w:r>
      <w:r w:rsidRPr="006D5DF8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6D5DF8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RYAN">
    <w15:presenceInfo w15:providerId="AD" w15:userId="S::ryan.oliveira007@cs.brazcubas.edu.br::55a136f5-6d3d-4d8e-a6f6-afe00f0bbb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33590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7349C"/>
    <w:rsid w:val="009855E4"/>
    <w:rsid w:val="009B6A4D"/>
    <w:rsid w:val="009C17FE"/>
    <w:rsid w:val="009E7859"/>
    <w:rsid w:val="00A51101"/>
    <w:rsid w:val="00A70F89"/>
    <w:rsid w:val="00A866D7"/>
    <w:rsid w:val="00A91901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43589"/>
    <w:rsid w:val="00D716B8"/>
    <w:rsid w:val="00D92137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7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RYAN</cp:lastModifiedBy>
  <cp:revision>2</cp:revision>
  <cp:lastPrinted>2021-08-29T20:44:00Z</cp:lastPrinted>
  <dcterms:created xsi:type="dcterms:W3CDTF">2026-10-08T23:25:00Z</dcterms:created>
  <dcterms:modified xsi:type="dcterms:W3CDTF">2026-10-08T23:25:00Z</dcterms:modified>
</cp:coreProperties>
</file>